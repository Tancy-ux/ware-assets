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FAQ rewritten in a </w:t>
      </w:r>
      <w:r w:rsidDel="00000000" w:rsidR="00000000" w:rsidRPr="00000000">
        <w:rPr>
          <w:b w:val="1"/>
          <w:bCs w:val="1"/>
          <w:rtl w:val="0"/>
        </w:rPr>
        <w:t xml:space="preserve">warmer, friendlier, and more natural tone</w:t>
      </w:r>
      <w:r w:rsidDel="00000000" w:rsidR="00000000" w:rsidRPr="00000000">
        <w:rPr>
          <w:rtl w:val="0"/>
        </w:rPr>
        <w:t xml:space="preserve">, while keeping it clear and professional: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f0m02hlpcu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Bulk Gifting FAQ – Ware Innovations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oi2u6fa57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makes Ware gifts different?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Ware, we design ceramic gifts around </w:t>
      </w:r>
      <w:r w:rsidDel="00000000" w:rsidR="00000000" w:rsidRPr="00000000">
        <w:rPr>
          <w:b w:val="1"/>
          <w:bCs w:val="1"/>
          <w:rtl w:val="0"/>
        </w:rPr>
        <w:t xml:space="preserve">real moments</w:t>
      </w:r>
      <w:r w:rsidDel="00000000" w:rsidR="00000000" w:rsidRPr="00000000">
        <w:rPr>
          <w:rtl w:val="0"/>
        </w:rPr>
        <w:t xml:space="preserve">, celebrations, rituals, and everyday hosting.</w:t>
        <w:br w:type="textWrapping"/>
        <w:t xml:space="preserve">So your gifts don’t just look beautiful, they’re actually </w:t>
      </w:r>
      <w:r w:rsidDel="00000000" w:rsidR="00000000" w:rsidRPr="00000000">
        <w:rPr>
          <w:b w:val="1"/>
          <w:bCs w:val="1"/>
          <w:rtl w:val="0"/>
        </w:rPr>
        <w:t xml:space="preserve">used, loved, and remembered</w:t>
      </w:r>
      <w:r w:rsidDel="00000000" w:rsidR="00000000" w:rsidRPr="00000000">
        <w:rPr>
          <w:rtl w:val="0"/>
        </w:rPr>
        <w:t xml:space="preserve"> (not stored away or re-gifted).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6lnqwd8g0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occasions do you cater to?</w:t>
      </w:r>
    </w:p>
    <w:sdt>
      <w:sdtPr>
        <w:id w:val="-324807110"/>
        <w:tag w:val="goog_rdk_1"/>
      </w:sdtPr>
      <w:sdtContent>
        <w:p w:rsidR="00000000" w:rsidDel="00000000" w:rsidP="00000000" w:rsidRDefault="00000000" w:rsidRPr="00000000" w14:paraId="00000008">
          <w:pPr>
            <w:spacing w:after="240" w:before="240" w:lineRule="auto"/>
            <w:rPr>
              <w:ins w:author="Yogita Agrawal" w:id="0" w:date="2026-08-25T04:19:33Z"/>
            </w:rPr>
          </w:pPr>
          <w:r w:rsidDel="00000000" w:rsidR="00000000" w:rsidRPr="00000000">
            <w:rPr>
              <w:rtl w:val="0"/>
            </w:rPr>
            <w:t xml:space="preserve">We create gifts for all kinds of occasions</w:t>
          </w:r>
          <w:sdt>
            <w:sdtPr>
              <w:id w:val="-1827902553"/>
              <w:tag w:val="goog_rdk_0"/>
            </w:sdtPr>
            <w:sdtConten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:</w:t>
                </w:r>
              </w:ins>
            </w:sdtContent>
          </w:sdt>
        </w:p>
      </w:sdtContent>
    </w:sdt>
    <w:sdt>
      <w:sdtPr>
        <w:id w:val="260094181"/>
        <w:tag w:val="goog_rdk_5"/>
      </w:sdtPr>
      <w:sdtContent>
        <w:p w:rsidR="00000000" w:rsidDel="00000000" w:rsidP="00000000" w:rsidRDefault="00000000" w:rsidRPr="00000000" w14:paraId="00000009">
          <w:pPr>
            <w:numPr>
              <w:ilvl w:val="0"/>
              <w:numId w:val="1"/>
            </w:numPr>
            <w:spacing w:after="0" w:afterAutospacing="0" w:before="240" w:lineRule="auto"/>
            <w:ind w:left="720" w:hanging="360"/>
            <w:rPr>
              <w:ins w:author="Yogita Agrawal" w:id="0" w:date="2026-08-25T04:19:33Z"/>
              <w:u w:val="none"/>
            </w:rPr>
          </w:pPr>
          <w:sdt>
            <w:sdtPr>
              <w:id w:val="1670118369"/>
              <w:tag w:val="goog_rdk_2"/>
            </w:sdtPr>
            <w:sdtConten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Weddings : Wedding </w:t>
                </w:r>
              </w:ins>
              <w:sdt>
                <w:sdtPr>
                  <w:id w:val="-1768397640"/>
                  <w:tag w:val="goog_rdk_3"/>
                </w:sdtPr>
                <w:sdtContent>
                  <w:ins w:author="Yogita Agrawal" w:id="0" w:date="2026-08-25T04:19:33Z">
                    <w:r w:rsidDel="00000000" w:rsidR="00000000" w:rsidRPr="00000000">
                      <w:rPr>
                        <w:rtl w:val="0"/>
                        <w:rPrChange w:author="Yogita Agrawal" w:id="1" w:date="2026-08-25T04:19:33Z">
                          <w:rPr/>
                        </w:rPrChange>
                      </w:rPr>
                      <w:t xml:space="preserve">Invite</w:t>
                    </w:r>
                  </w:ins>
                </w:sdtContent>
              </w:sd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 Gifts, Wedding Favours, Event </w:t>
                </w:r>
                <w:sdt>
                  <w:sdtPr>
                    <w:id w:val="781436150"/>
                    <w:tag w:val="goog_rdk_4"/>
                  </w:sdtPr>
                  <w:sdtContent>
                    <w:r w:rsidDel="00000000" w:rsidR="00000000" w:rsidRPr="00000000">
                      <w:rPr>
                        <w:rtl w:val="0"/>
                        <w:rPrChange w:author="Yogita Agrawal" w:id="1" w:date="2026-08-25T04:19:33Z">
                          <w:rPr/>
                        </w:rPrChange>
                      </w:rPr>
                      <w:t xml:space="preserve">Return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t xml:space="preserve"> Gifts. </w:t>
                </w:r>
              </w:ins>
            </w:sdtContent>
          </w:sdt>
        </w:p>
      </w:sdtContent>
    </w:sdt>
    <w:sdt>
      <w:sdtPr>
        <w:id w:val="-365668347"/>
        <w:tag w:val="goog_rdk_7"/>
      </w:sdtPr>
      <w:sdtContent>
        <w:p w:rsidR="00000000" w:rsidDel="00000000" w:rsidP="00000000" w:rsidRDefault="00000000" w:rsidRPr="00000000" w14:paraId="0000000A">
          <w:pPr>
            <w:numPr>
              <w:ilvl w:val="0"/>
              <w:numId w:val="1"/>
            </w:numPr>
            <w:spacing w:after="0" w:afterAutospacing="0" w:before="0" w:beforeAutospacing="0" w:lineRule="auto"/>
            <w:ind w:left="720" w:hanging="360"/>
            <w:rPr>
              <w:ins w:author="Yogita Agrawal" w:id="0" w:date="2026-08-25T04:19:33Z"/>
              <w:u w:val="none"/>
            </w:rPr>
          </w:pPr>
          <w:sdt>
            <w:sdtPr>
              <w:id w:val="-422094660"/>
              <w:tag w:val="goog_rdk_6"/>
            </w:sdtPr>
            <w:sdtConten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Festive GIfting: Diwali Gifts, New Year gifts, Ganpati Gifts </w:t>
                </w:r>
              </w:ins>
            </w:sdtContent>
          </w:sdt>
        </w:p>
      </w:sdtContent>
    </w:sdt>
    <w:sdt>
      <w:sdtPr>
        <w:id w:val="787472941"/>
        <w:tag w:val="goog_rdk_9"/>
      </w:sdtPr>
      <w:sdtContent>
        <w:p w:rsidR="00000000" w:rsidDel="00000000" w:rsidP="00000000" w:rsidRDefault="00000000" w:rsidRPr="00000000" w14:paraId="0000000B">
          <w:pPr>
            <w:numPr>
              <w:ilvl w:val="0"/>
              <w:numId w:val="1"/>
            </w:numPr>
            <w:spacing w:after="240" w:before="0" w:beforeAutospacing="0" w:lineRule="auto"/>
            <w:ind w:left="720" w:hanging="360"/>
            <w:rPr>
              <w:ins w:author="Yogita Agrawal" w:id="0" w:date="2026-08-25T04:19:33Z"/>
              <w:u w:val="none"/>
            </w:rPr>
          </w:pPr>
          <w:sdt>
            <w:sdtPr>
              <w:id w:val="-2143038401"/>
              <w:tag w:val="goog_rdk_8"/>
            </w:sdtPr>
            <w:sdtConten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Corporate Gifting: Special Client Gifting, PR gifts, Festive Gifting for Corporates, Client Appreciation gifts.</w:t>
                </w:r>
              </w:ins>
            </w:sdtContent>
          </w:sdt>
        </w:p>
      </w:sdtContent>
    </w:sdt>
    <w:sdt>
      <w:sdtPr>
        <w:id w:val="-1489294452"/>
        <w:tag w:val="goog_rdk_13"/>
      </w:sdtPr>
      <w:sdtContent>
        <w:p w:rsidR="00000000" w:rsidDel="00000000" w:rsidP="00000000" w:rsidRDefault="00000000" w:rsidRPr="00000000" w14:paraId="0000000C">
          <w:pPr>
            <w:numPr>
              <w:ilvl w:val="0"/>
              <w:numId w:val="1"/>
            </w:numPr>
            <w:spacing w:after="240" w:before="240" w:lineRule="auto"/>
            <w:ind w:left="720" w:hanging="360"/>
            <w:rPr>
              <w:del w:author="Yogita Agrawal" w:id="0" w:date="2026-08-25T04:19:33Z"/>
              <w:u w:val="none"/>
              <w:rPrChange w:author="Yogita Agrawal" w:id="1" w:date="2026-08-25T04:19:33Z">
                <w:rPr/>
              </w:rPrChange>
            </w:rPr>
            <w:pPrChange w:author="Yogita Agrawal" w:id="0" w:date="2026-08-25T04:19:33Z">
              <w:pPr>
                <w:spacing w:after="240" w:before="240" w:lineRule="auto"/>
              </w:pPr>
            </w:pPrChange>
          </w:pPr>
          <w:sdt>
            <w:sdtPr>
              <w:id w:val="-1596796994"/>
              <w:tag w:val="goog_rdk_10"/>
            </w:sdtPr>
            <w:sdtContent>
              <w:ins w:author="Yogita Agrawal" w:id="0" w:date="2026-08-25T04:19:33Z">
                <w:r w:rsidDel="00000000" w:rsidR="00000000" w:rsidRPr="00000000">
                  <w:rPr>
                    <w:rtl w:val="0"/>
                  </w:rPr>
                  <w:t xml:space="preserve">Special Occasion Gifting: Birth Announcement Gifts</w:t>
                </w:r>
                <w:sdt>
                  <w:sdtPr>
                    <w:id w:val="21181448"/>
                    <w:tag w:val="goog_rdk_11"/>
                  </w:sdtPr>
                  <w:sdtContent>
                    <w:del w:author="Yogita Agrawal" w:id="0" w:date="2026-08-25T04:19:33Z">
                      <w:r w:rsidDel="00000000" w:rsidR="00000000" w:rsidRPr="00000000">
                        <w:rPr>
                          <w:rtl w:val="0"/>
                        </w:rPr>
                        <w:delText xml:space="preserve">  </w:delText>
                      </w:r>
                    </w:del>
                  </w:sdtContent>
                </w:sdt>
              </w:ins>
            </w:sdtContent>
          </w:sdt>
          <w:sdt>
            <w:sdtPr>
              <w:id w:val="1956393686"/>
              <w:tag w:val="goog_rdk_12"/>
            </w:sdtPr>
            <w:sdtContent>
              <w:del w:author="Yogita Agrawal" w:id="0" w:date="2026-08-25T04:19:33Z">
                <w:r w:rsidDel="00000000" w:rsidR="00000000" w:rsidRPr="00000000">
                  <w:rPr>
                    <w:rtl w:val="0"/>
                  </w:rPr>
                  <w:delText xml:space="preserve">, </w:delTex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delText xml:space="preserve">weddings, Diwali, corporate gifting, festive hampers, birth announcements</w:delText>
                </w:r>
                <w:r w:rsidDel="00000000" w:rsidR="00000000" w:rsidRPr="00000000">
                  <w:rPr>
                    <w:rtl w:val="0"/>
                  </w:rPr>
                  <w:delText xml:space="preserve">, and more.</w:delText>
                </w:r>
              </w:del>
            </w:sdtContent>
          </w:sdt>
        </w:p>
      </w:sdtContent>
    </w:sdt>
    <w:sdt>
      <w:sdtPr>
        <w:id w:val="817562012"/>
        <w:tag w:val="goog_rdk_14"/>
      </w:sdtPr>
      <w:sdtContent>
        <w:p w:rsidR="00000000" w:rsidDel="00000000" w:rsidP="00000000" w:rsidRDefault="00000000" w:rsidRPr="00000000" w14:paraId="0000000D">
          <w:pPr>
            <w:numPr>
              <w:ilvl w:val="0"/>
              <w:numId w:val="1"/>
            </w:numPr>
            <w:spacing w:after="240" w:before="240" w:lineRule="auto"/>
            <w:ind w:left="720" w:hanging="360"/>
            <w:rPr>
              <w:u w:val="none"/>
              <w:rPrChange w:author="Yogita Agrawal" w:id="1" w:date="2026-08-25T04:19:33Z">
                <w:rPr/>
              </w:rPrChange>
            </w:rPr>
            <w:pPrChange w:author="Yogita Agrawal" w:id="0" w:date="2026-08-25T04:19:33Z">
              <w:pPr>
                <w:spacing w:after="240" w:before="240" w:lineRule="auto"/>
              </w:pPr>
            </w:pPrChange>
          </w:pPr>
          <w:r w:rsidDel="00000000" w:rsidR="00000000" w:rsidRPr="00000000">
            <w:rPr>
              <w:rtl w:val="0"/>
            </w:rPr>
            <w:t xml:space="preserve">Our product selection and design approach changes based on the occasion, so you always get something that feels just right.</w:t>
          </w:r>
        </w:p>
      </w:sdtContent>
    </w:sdt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jympjat5cl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the minimum order quantity (MOQ)?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standard (non-customized) products</w:t>
      </w:r>
      <w:r w:rsidDel="00000000" w:rsidR="00000000" w:rsidRPr="00000000">
        <w:rPr>
          <w:rtl w:val="0"/>
        </w:rPr>
        <w:t xml:space="preserve">, there’s no strict MOQ, you can order what you need.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customized orders</w:t>
      </w:r>
      <w:r w:rsidDel="00000000" w:rsidR="00000000" w:rsidRPr="00000000">
        <w:rPr>
          <w:rtl w:val="0"/>
        </w:rPr>
        <w:t xml:space="preserve">, the MOQ starts at </w:t>
      </w:r>
      <w:r w:rsidDel="00000000" w:rsidR="00000000" w:rsidRPr="00000000">
        <w:rPr>
          <w:b w:val="1"/>
          <w:bCs w:val="1"/>
          <w:rtl w:val="0"/>
        </w:rPr>
        <w:t xml:space="preserve">100 units</w:t>
      </w:r>
      <w:r w:rsidDel="00000000" w:rsidR="00000000" w:rsidRPr="00000000">
        <w:rPr>
          <w:rtl w:val="0"/>
        </w:rPr>
        <w:t xml:space="preserve"> to ensure consistency in finish and quality.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qrcet5yspv" w:id="4"/>
      <w:bookmarkEnd w:id="4"/>
      <w:sdt>
        <w:sdtPr>
          <w:id w:val="1769042132"/>
          <w:tag w:val="goog_rdk_15"/>
        </w:sdtPr>
        <w:sdtContent>
          <w:commentRangeStart w:id="0"/>
        </w:sdtContent>
      </w:sdt>
      <w:sdt>
        <w:sdtPr>
          <w:id w:val="432711952"/>
          <w:tag w:val="goog_rdk_16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 I customize the products?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sdt>
        <w:sdtPr>
          <w:id w:val="184074890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Absolutely, this is where we really come in! 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three types of gifting services: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Ready-to-Go Gifts</w:t>
        <w:br w:type="textWrapping"/>
      </w:r>
      <w:r w:rsidDel="00000000" w:rsidR="00000000" w:rsidRPr="00000000">
        <w:rPr>
          <w:rtl w:val="0"/>
        </w:rPr>
        <w:t xml:space="preserve">Choose from our existing sets with standard packaging.</w:t>
        <w:br w:type="textWrapping"/>
        <w:t xml:space="preserve">You can add </w:t>
      </w:r>
      <w:r w:rsidDel="00000000" w:rsidR="00000000" w:rsidRPr="00000000">
        <w:rPr>
          <w:b w:val="1"/>
          <w:bCs w:val="1"/>
          <w:rtl w:val="0"/>
        </w:rPr>
        <w:t xml:space="preserve">your name and a custom gift note, at no extra cost.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Branded Gifting Service</w:t>
        <w:br w:type="textWrapping"/>
      </w:r>
      <w:r w:rsidDel="00000000" w:rsidR="00000000" w:rsidRPr="00000000">
        <w:rPr>
          <w:rtl w:val="0"/>
        </w:rPr>
        <w:t xml:space="preserve">Customize the box artwork for our existing gift sets with your </w:t>
      </w:r>
      <w:r w:rsidDel="00000000" w:rsidR="00000000" w:rsidRPr="00000000">
        <w:rPr>
          <w:b w:val="1"/>
          <w:bCs w:val="1"/>
          <w:rtl w:val="0"/>
        </w:rPr>
        <w:t xml:space="preserve">logo or name on the box</w:t>
      </w:r>
      <w:r w:rsidDel="00000000" w:rsidR="00000000" w:rsidRPr="00000000">
        <w:rPr>
          <w:rtl w:val="0"/>
        </w:rPr>
        <w:t xml:space="preserve">, along with custom gift notes and name tags.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Additional cost: ₹15,000 + GST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MOQ: 100 units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 Gifting Box Service</w:t>
        <w:br w:type="textWrapping"/>
      </w:r>
      <w:r w:rsidDel="00000000" w:rsidR="00000000" w:rsidRPr="00000000">
        <w:rPr>
          <w:rtl w:val="0"/>
        </w:rPr>
        <w:t xml:space="preserve">Share your brief, and we’ll design a </w:t>
      </w:r>
      <w:r w:rsidDel="00000000" w:rsidR="00000000" w:rsidRPr="00000000">
        <w:rPr>
          <w:b w:val="1"/>
          <w:bCs w:val="1"/>
          <w:rtl w:val="0"/>
        </w:rPr>
        <w:t xml:space="preserve">completely custom gifting experience</w:t>
      </w:r>
      <w:r w:rsidDel="00000000" w:rsidR="00000000" w:rsidRPr="00000000">
        <w:rPr>
          <w:rtl w:val="0"/>
        </w:rPr>
        <w:t xml:space="preserve">, from custom product selection to specialised packaging.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Fully customized packaging and design- </w:t>
      </w:r>
      <w:r w:rsidDel="00000000" w:rsidR="00000000" w:rsidRPr="00000000">
        <w:rPr>
          <w:shd w:fill="fff2cc" w:val="clear"/>
          <w:rtl w:val="0"/>
        </w:rPr>
        <w:t xml:space="preserve">We can change the size of the box, as well as design a custom artwork.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4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Custom Product Set curation- we can create a whole new gift set with a mix of different Wares.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Customised gift note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before="0" w:lineRule="auto"/>
        <w:ind w:left="720" w:hanging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One time Design Fee: ₹24,500 + GST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MOQ: 200 units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0inu9p7g96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Do you offer samples before placing a bulk order?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and we highly recommend it!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Existing products can be sampled at standard pricing</w:t>
      </w:r>
      <w:sdt>
        <w:sdtPr>
          <w:id w:val="-2001178187"/>
          <w:tag w:val="goog_rdk_18"/>
        </w:sdtPr>
        <w:sdtContent>
          <w:ins w:author="Yogita Agrawal" w:id="2" w:date="2026-08-25T03:59:29Z">
            <w:r w:rsidDel="00000000" w:rsidR="00000000" w:rsidRPr="00000000">
              <w:rPr>
                <w:rtl w:val="0"/>
              </w:rPr>
              <w:t xml:space="preserve"> - You can order any of our gifts directly from our website, as a sample. Incase you don’t like the product you and return it within 15 days and we will issue a full refund.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If you don’t like it, you can return it for a refund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samples </w:t>
      </w:r>
      <w:sdt>
        <w:sdtPr>
          <w:id w:val="1716200868"/>
          <w:tag w:val="goog_rdk_19"/>
        </w:sdtPr>
        <w:sdtContent>
          <w:del w:author="Yogita Agrawal" w:id="3" w:date="2026-08-25T04:01:04Z">
            <w:r w:rsidDel="00000000" w:rsidR="00000000" w:rsidRPr="00000000">
              <w:rPr>
                <w:rtl w:val="0"/>
              </w:rPr>
              <w:delText xml:space="preserve">may </w:delText>
            </w:r>
          </w:del>
        </w:sdtContent>
      </w:sdt>
      <w:r w:rsidDel="00000000" w:rsidR="00000000" w:rsidRPr="00000000">
        <w:rPr>
          <w:rtl w:val="0"/>
        </w:rPr>
        <w:t xml:space="preserve">involve a development cost</w:t>
      </w:r>
      <w:sdt>
        <w:sdtPr>
          <w:id w:val="206188011"/>
          <w:tag w:val="goog_rdk_20"/>
        </w:sdtPr>
        <w:sdtContent>
          <w:ins w:author="Yogita Agrawal" w:id="4" w:date="2026-08-25T04:01:07Z">
            <w:r w:rsidDel="00000000" w:rsidR="00000000" w:rsidRPr="00000000">
              <w:rPr>
                <w:rtl w:val="0"/>
              </w:rPr>
              <w:t xml:space="preserve">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Timelines are usually </w:t>
      </w:r>
      <w:r w:rsidDel="00000000" w:rsidR="00000000" w:rsidRPr="00000000">
        <w:rPr>
          <w:b w:val="1"/>
          <w:bCs w:val="1"/>
          <w:rtl w:val="0"/>
        </w:rPr>
        <w:t xml:space="preserve">7–14 days</w:t>
      </w:r>
      <w:sdt>
        <w:sdtPr>
          <w:id w:val="186322574"/>
          <w:tag w:val="goog_rdk_21"/>
        </w:sdtPr>
        <w:sdtContent>
          <w:ins w:author="Yogita Agrawal" w:id="5" w:date="2026-08-25T04:01:12Z">
            <w:r w:rsidDel="00000000" w:rsidR="00000000" w:rsidRPr="00000000">
              <w:rPr>
                <w:b w:val="1"/>
                <w:bCs w:val="1"/>
                <w:rtl w:val="0"/>
              </w:rPr>
              <w:t xml:space="preserve"> for what??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Sampling helps you experience the product, finish, and packaging before committing.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w8e7wov7e1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How do I choose the right products?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guide you through it 😊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</w:t>
      </w:r>
      <w:r w:rsidDel="00000000" w:rsidR="00000000" w:rsidRPr="00000000">
        <w:rPr>
          <w:b w:val="1"/>
          <w:bCs w:val="1"/>
          <w:rtl w:val="0"/>
        </w:rPr>
        <w:t xml:space="preserve">occasion, budget, quantity, and aesthetic</w:t>
      </w:r>
      <w:r w:rsidDel="00000000" w:rsidR="00000000" w:rsidRPr="00000000">
        <w:rPr>
          <w:rtl w:val="0"/>
        </w:rPr>
        <w:t xml:space="preserve">, we suggest options that are both meaningful and practical, so your gifts feel right and actually get used.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i2b81t06e2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does pricing depend on?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varies based on: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Quantity and order value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Level of customization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Packaging requirements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</w:t>
      </w:r>
      <w:r w:rsidDel="00000000" w:rsidR="00000000" w:rsidRPr="00000000">
        <w:rPr>
          <w:b w:val="1"/>
          <w:bCs w:val="1"/>
          <w:rtl w:val="0"/>
        </w:rPr>
        <w:t xml:space="preserve">better pricing as quantities increase</w:t>
      </w:r>
      <w:r w:rsidDel="00000000" w:rsidR="00000000" w:rsidRPr="00000000">
        <w:rPr>
          <w:rtl w:val="0"/>
        </w:rPr>
        <w:t xml:space="preserve">, and once we understand your requirement, we’ll share a clear quote.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67ywng0saf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packaging options do you offer?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our gifts are </w:t>
      </w:r>
      <w:r w:rsidDel="00000000" w:rsidR="00000000" w:rsidRPr="00000000">
        <w:rPr>
          <w:b w:val="1"/>
          <w:bCs w:val="1"/>
          <w:rtl w:val="0"/>
        </w:rPr>
        <w:t xml:space="preserve">gift-ready and thoughtfully packed</w:t>
      </w:r>
      <w:r w:rsidDel="00000000" w:rsidR="00000000" w:rsidRPr="00000000">
        <w:rPr>
          <w:rtl w:val="0"/>
        </w:rPr>
        <w:t xml:space="preserve">. This includes: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Premium gift boxes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Protective </w:t>
      </w:r>
      <w:sdt>
        <w:sdtPr>
          <w:id w:val="-2000986115"/>
          <w:tag w:val="goog_rdk_22"/>
        </w:sdtPr>
        <w:sdtContent>
          <w:ins w:author="Yogita Agrawal" w:id="6" w:date="2026-08-25T04:01:56Z">
            <w:r w:rsidDel="00000000" w:rsidR="00000000" w:rsidRPr="00000000">
              <w:rPr>
                <w:rtl w:val="0"/>
              </w:rPr>
              <w:t xml:space="preserve">internal </w:t>
            </w:r>
          </w:ins>
        </w:sdtContent>
      </w:sdt>
      <w:r w:rsidDel="00000000" w:rsidR="00000000" w:rsidRPr="00000000">
        <w:rPr>
          <w:rtl w:val="0"/>
        </w:rPr>
        <w:t xml:space="preserve">foam packaging for safe shipping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</w:t>
      </w:r>
      <w:sdt>
        <w:sdtPr>
          <w:id w:val="1609428375"/>
          <w:tag w:val="goog_rdk_23"/>
        </w:sdtPr>
        <w:sdtContent>
          <w:ins w:author="Yogita Agrawal" w:id="7" w:date="2026-08-25T04:02:09Z">
            <w:r w:rsidDel="00000000" w:rsidR="00000000" w:rsidRPr="00000000">
              <w:rPr>
                <w:rtl w:val="0"/>
              </w:rPr>
              <w:t xml:space="preserve">gift wrap </w:t>
            </w:r>
          </w:ins>
        </w:sdtContent>
      </w:sdt>
      <w:r w:rsidDel="00000000" w:rsidR="00000000" w:rsidRPr="00000000">
        <w:rPr>
          <w:rtl w:val="0"/>
        </w:rPr>
        <w:t xml:space="preserve">sleeves (chargeable) to elevate the look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</w:t>
      </w:r>
      <w:sdt>
        <w:sdtPr>
          <w:id w:val="-1837862697"/>
          <w:tag w:val="goog_rdk_24"/>
        </w:sdtPr>
        <w:sdtContent>
          <w:ins w:author="Yogita Agrawal" w:id="8" w:date="2026-08-25T04:02:17Z">
            <w:r w:rsidDel="00000000" w:rsidR="00000000" w:rsidRPr="00000000">
              <w:rPr>
                <w:rtl w:val="0"/>
              </w:rPr>
              <w:t xml:space="preserve"> name</w:t>
            </w:r>
          </w:ins>
        </w:sdtContent>
      </w:sdt>
      <w:r w:rsidDel="00000000" w:rsidR="00000000" w:rsidRPr="00000000">
        <w:rPr>
          <w:rtl w:val="0"/>
        </w:rPr>
        <w:t xml:space="preserve"> tags and </w:t>
      </w:r>
      <w:sdt>
        <w:sdtPr>
          <w:id w:val="-1254485689"/>
          <w:tag w:val="goog_rdk_25"/>
        </w:sdtPr>
        <w:sdtContent>
          <w:ins w:author="Yogita Agrawal" w:id="9" w:date="2026-08-25T04:02:21Z">
            <w:r w:rsidDel="00000000" w:rsidR="00000000" w:rsidRPr="00000000">
              <w:rPr>
                <w:rtl w:val="0"/>
              </w:rPr>
              <w:t xml:space="preserve">personalised gift</w:t>
            </w:r>
          </w:ins>
        </w:sdtContent>
      </w:sdt>
      <w:sdt>
        <w:sdtPr>
          <w:id w:val="1191229903"/>
          <w:tag w:val="goog_rdk_26"/>
        </w:sdtPr>
        <w:sdtContent>
          <w:del w:author="Yogita Agrawal" w:id="9" w:date="2026-08-25T04:02:21Z">
            <w:r w:rsidDel="00000000" w:rsidR="00000000" w:rsidRPr="00000000">
              <w:rPr>
                <w:rtl w:val="0"/>
              </w:rPr>
              <w:delText xml:space="preserve">message</w:delText>
            </w:r>
          </w:del>
        </w:sdtContent>
      </w:sdt>
      <w:r w:rsidDel="00000000" w:rsidR="00000000" w:rsidRPr="00000000">
        <w:rPr>
          <w:rtl w:val="0"/>
        </w:rPr>
        <w:t xml:space="preserve"> notes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sure your gifts </w:t>
      </w:r>
      <w:r w:rsidDel="00000000" w:rsidR="00000000" w:rsidRPr="00000000">
        <w:rPr>
          <w:b w:val="1"/>
          <w:bCs w:val="1"/>
          <w:rtl w:val="0"/>
        </w:rPr>
        <w:t xml:space="preserve">look great and arrive safely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360l4pvpyl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are the production timelines?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bulk orders:</w:t>
      </w:r>
      <w:r w:rsidDel="00000000" w:rsidR="00000000" w:rsidRPr="00000000">
        <w:rPr>
          <w:rtl w:val="0"/>
        </w:rPr>
        <w:t xml:space="preserve"> 2–5 days (depending on stock &amp; location)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Customized orders:</w:t>
      </w:r>
      <w:r w:rsidDel="00000000" w:rsidR="00000000" w:rsidRPr="00000000">
        <w:rPr>
          <w:rtl w:val="0"/>
        </w:rPr>
        <w:t xml:space="preserve"> 2–8 weeks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Timelines vary based on quantity and complexity, so we always recommend planning a little in advance.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qah3v69ld2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Do you handle shipping and logistics?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take care of everything end-to-end.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Pan-India shipping available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shipping on request</w:t>
      </w:r>
      <w:sdt>
        <w:sdtPr>
          <w:id w:val="-1663494869"/>
          <w:tag w:val="goog_rdk_27"/>
        </w:sdtPr>
        <w:sdtContent>
          <w:ins w:author="Yogita Agrawal" w:id="10" w:date="2026-08-25T04:03:14Z">
            <w:r w:rsidDel="00000000" w:rsidR="00000000" w:rsidRPr="00000000">
              <w:rPr>
                <w:rtl w:val="0"/>
              </w:rPr>
              <w:t xml:space="preserve"> </w:t>
            </w:r>
          </w:ins>
          <w:sdt>
            <w:sdtPr>
              <w:id w:val="907611404"/>
              <w:tag w:val="goog_rdk_28"/>
            </w:sdtPr>
            <w:sdtContent>
              <w:ins w:author="Yogita Agrawal" w:id="10" w:date="2026-08-25T04:03:14Z">
                <w:r w:rsidDel="00000000" w:rsidR="00000000" w:rsidRPr="00000000">
                  <w:rPr>
                    <w:rtl w:val="0"/>
                    <w:rPrChange w:author="Yogita Agrawal" w:id="11" w:date="2026-08-25T04:03:14Z">
                      <w:rPr/>
                    </w:rPrChange>
                  </w:rPr>
                  <w:t xml:space="preserve">chargeable</w:t>
                </w:r>
              </w:ins>
            </w:sdtContent>
          </w:sdt>
          <w:ins w:author="Yogita Agrawal" w:id="10" w:date="2026-08-25T04:03:14Z">
            <w:r w:rsidDel="00000000" w:rsidR="00000000" w:rsidRPr="00000000">
              <w:rPr>
                <w:rtl w:val="0"/>
              </w:rPr>
              <w:t xml:space="preserve"> at actuals</w:t>
            </w:r>
          </w:ins>
        </w:sdtContent>
      </w:sdt>
      <w:r w:rsidDel="00000000" w:rsidR="00000000" w:rsidRPr="00000000">
        <w:rPr>
          <w:rtl w:val="0"/>
        </w:rPr>
      </w:r>
    </w:p>
    <w:sdt>
      <w:sdtPr>
        <w:id w:val="201909085"/>
        <w:tag w:val="goog_rdk_35"/>
      </w:sdtPr>
      <w:sdtContent>
        <w:p w:rsidR="00000000" w:rsidDel="00000000" w:rsidP="00000000" w:rsidRDefault="00000000" w:rsidRPr="00000000" w14:paraId="00000045">
          <w:pPr>
            <w:numPr>
              <w:ilvl w:val="0"/>
              <w:numId w:val="12"/>
            </w:numPr>
            <w:spacing w:after="240" w:before="0" w:lineRule="auto"/>
            <w:ind w:left="720" w:hanging="360"/>
            <w:rPr>
              <w:del w:author="Yogita Agrawal" w:id="15" w:date="2026-08-25T04:03:47Z"/>
              <w:rPrChange w:author="Yogita Agrawal" w:id="16" w:date="2026-08-25T04:03:47Z">
                <w:rPr/>
              </w:rPrChange>
            </w:rPr>
            <w:pPrChange w:author="Yogita Agrawal" w:id="0" w:date="2026-08-25T04:03:47Z">
              <w:pPr>
                <w:numPr>
                  <w:ilvl w:val="0"/>
                  <w:numId w:val="12"/>
                </w:numPr>
                <w:spacing w:after="240" w:before="0" w:lineRule="auto"/>
                <w:ind w:left="720" w:hanging="360"/>
              </w:pPr>
            </w:pPrChange>
          </w:pPr>
          <w:sdt>
            <w:sdtPr>
              <w:id w:val="1203747040"/>
              <w:tag w:val="goog_rdk_30"/>
            </w:sdtPr>
            <w:sdtContent>
              <w:ins w:author="Yogita Agrawal" w:id="12" w:date="2026-08-25T04:03:59Z">
                <w:r w:rsidDel="00000000" w:rsidR="00000000" w:rsidRPr="00000000">
                  <w:rPr>
                    <w:rtl w:val="0"/>
                  </w:rPr>
                  <w:t xml:space="preserve">Fulfilled by Ware Service: </w:t>
                </w:r>
              </w:ins>
            </w:sdtContent>
          </w:sdt>
          <w:r w:rsidDel="00000000" w:rsidR="00000000" w:rsidRPr="00000000">
            <w:rPr>
              <w:rtl w:val="0"/>
            </w:rPr>
            <w:t xml:space="preserve">Bulk or split deliveries</w:t>
          </w:r>
          <w:sdt>
            <w:sdtPr>
              <w:id w:val="1370265526"/>
              <w:tag w:val="goog_rdk_31"/>
            </w:sdtPr>
            <w:sdtContent>
              <w:ins w:author="Yogita Agrawal" w:id="13" w:date="2026-08-25T04:03:36Z">
                <w:r w:rsidDel="00000000" w:rsidR="00000000" w:rsidRPr="00000000">
                  <w:rPr>
                    <w:rtl w:val="0"/>
                  </w:rPr>
                  <w:t xml:space="preserve"> to multiple gifting </w:t>
                </w:r>
              </w:ins>
              <w:sdt>
                <w:sdtPr>
                  <w:id w:val="717632651"/>
                  <w:tag w:val="goog_rdk_32"/>
                </w:sdtPr>
                <w:sdtContent>
                  <w:ins w:author="Yogita Agrawal" w:id="13" w:date="2026-08-25T04:03:36Z">
                    <w:r w:rsidDel="00000000" w:rsidR="00000000" w:rsidRPr="00000000">
                      <w:rPr>
                        <w:rtl w:val="0"/>
                        <w:rPrChange w:author="Yogita Agrawal" w:id="14" w:date="2026-08-25T04:03:36Z">
                          <w:rPr/>
                        </w:rPrChange>
                      </w:rPr>
                      <w:t xml:space="preserve">addresses</w:t>
                    </w:r>
                  </w:ins>
                </w:sdtContent>
              </w:sdt>
              <w:ins w:author="Yogita Agrawal" w:id="13" w:date="2026-08-25T04:03:36Z"/>
            </w:sdtContent>
          </w:sdt>
          <w:r w:rsidDel="00000000" w:rsidR="00000000" w:rsidRPr="00000000">
            <w:rPr>
              <w:rtl w:val="0"/>
            </w:rPr>
            <w:t xml:space="preserve"> can be arranged</w:t>
          </w:r>
          <w:sdt>
            <w:sdtPr>
              <w:id w:val="-989628670"/>
              <w:tag w:val="goog_rdk_33"/>
            </w:sdtPr>
            <w:sdtContent>
              <w:ins w:author="Yogita Agrawal" w:id="15" w:date="2026-08-25T04:03:47Z">
                <w:r w:rsidDel="00000000" w:rsidR="00000000" w:rsidRPr="00000000">
                  <w:rPr>
                    <w:rtl w:val="0"/>
                  </w:rPr>
                  <w:t xml:space="preserve">, at a small service charge + actual shipping cost based on delivery pincodes.</w:t>
                </w:r>
              </w:ins>
            </w:sdtContent>
          </w:sdt>
          <w:sdt>
            <w:sdtPr>
              <w:id w:val="937684168"/>
              <w:tag w:val="goog_rdk_34"/>
            </w:sdtPr>
            <w:sdtContent>
              <w:del w:author="Yogita Agrawal" w:id="15" w:date="2026-08-25T04:03:47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021703015"/>
        <w:tag w:val="goog_rdk_36"/>
      </w:sdtPr>
      <w:sdtContent>
        <w:p w:rsidR="00000000" w:rsidDel="00000000" w:rsidP="00000000" w:rsidRDefault="00000000" w:rsidRPr="00000000" w14:paraId="00000046">
          <w:pPr>
            <w:numPr>
              <w:ilvl w:val="0"/>
              <w:numId w:val="12"/>
            </w:numPr>
            <w:spacing w:after="240" w:before="0" w:lineRule="auto"/>
            <w:ind w:left="720" w:hanging="360"/>
            <w:rPr>
              <w:rPrChange w:author="Yogita Agrawal" w:id="16" w:date="2026-08-25T04:03:47Z">
                <w:rPr/>
              </w:rPrChange>
            </w:rPr>
            <w:pPrChange w:author="Yogita Agrawal" w:id="0" w:date="2026-08-25T04:03:47Z">
              <w:pPr>
                <w:spacing w:after="240" w:before="240" w:lineRule="auto"/>
              </w:pPr>
            </w:pPrChange>
          </w:pPr>
          <w:r w:rsidDel="00000000" w:rsidR="00000000" w:rsidRPr="00000000">
            <w:rPr>
              <w:rtl w:val="0"/>
            </w:rPr>
            <w:t xml:space="preserve">Shipping costs depend on the </w:t>
          </w:r>
          <w:r w:rsidDel="00000000" w:rsidR="00000000" w:rsidRPr="00000000">
            <w:rPr>
              <w:b w:val="1"/>
              <w:bCs w:val="1"/>
              <w:rtl w:val="0"/>
            </w:rPr>
            <w:t xml:space="preserve">volume and location</w:t>
          </w:r>
          <w:r w:rsidDel="00000000" w:rsidR="00000000" w:rsidRPr="00000000">
            <w:rPr>
              <w:rtl w:val="0"/>
            </w:rPr>
            <w:t xml:space="preserve">.</w:t>
          </w:r>
        </w:p>
      </w:sdtContent>
    </w:sdt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nx6rlnv4w9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if something arrives damaged?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pack everything very carefully, but in case of any issues: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Share an </w:t>
      </w:r>
      <w:r w:rsidDel="00000000" w:rsidR="00000000" w:rsidRPr="00000000">
        <w:rPr>
          <w:b w:val="1"/>
          <w:bCs w:val="1"/>
          <w:rtl w:val="0"/>
        </w:rPr>
        <w:t xml:space="preserve">unboxing video or clear 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 claims are resolved with replacements or support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Please report within </w:t>
      </w:r>
      <w:r w:rsidDel="00000000" w:rsidR="00000000" w:rsidRPr="00000000">
        <w:rPr>
          <w:b w:val="1"/>
          <w:bCs w:val="1"/>
          <w:rtl w:val="0"/>
        </w:rPr>
        <w:t xml:space="preserve">14 days of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7p66ll233m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What is your return policy?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gifting orders: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offer </w:t>
      </w:r>
      <w:r w:rsidDel="00000000" w:rsidR="00000000" w:rsidRPr="00000000">
        <w:rPr>
          <w:b w:val="1"/>
          <w:bCs w:val="1"/>
          <w:rtl w:val="0"/>
        </w:rPr>
        <w:t xml:space="preserve">replacements or exchanges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Refunds are not applicable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Replacements are valid </w:t>
      </w:r>
      <w:sdt>
        <w:sdtPr>
          <w:id w:val="-1878124943"/>
          <w:tag w:val="goog_rdk_37"/>
        </w:sdtPr>
        <w:sdtContent>
          <w:ins w:author="Yogita Agrawal" w:id="17" w:date="2026-08-25T04:05:30Z">
            <w:r w:rsidDel="00000000" w:rsidR="00000000" w:rsidRPr="00000000">
              <w:rPr>
                <w:rtl w:val="0"/>
              </w:rPr>
              <w:t xml:space="preserve">only </w:t>
            </w:r>
          </w:ins>
        </w:sdtContent>
      </w:sdt>
      <w:r w:rsidDel="00000000" w:rsidR="00000000" w:rsidRPr="00000000">
        <w:rPr>
          <w:rtl w:val="0"/>
        </w:rPr>
        <w:t xml:space="preserve">for </w:t>
      </w:r>
      <w:sdt>
        <w:sdtPr>
          <w:id w:val="1705455297"/>
          <w:tag w:val="goog_rdk_38"/>
        </w:sdtPr>
        <w:sdtContent>
          <w:ins w:author="Yogita Agrawal" w:id="18" w:date="2026-08-25T04:05:45Z">
            <w:r w:rsidDel="00000000" w:rsidR="00000000" w:rsidRPr="00000000">
              <w:rPr>
                <w:rtl w:val="0"/>
              </w:rPr>
              <w:t xml:space="preserve">products that are </w:t>
            </w:r>
          </w:ins>
          <w:sdt>
            <w:sdtPr>
              <w:id w:val="261153244"/>
              <w:tag w:val="goog_rdk_39"/>
            </w:sdtPr>
            <w:sdtContent>
              <w:ins w:author="Yogita Agrawal" w:id="18" w:date="2026-08-25T04:05:45Z">
                <w:r w:rsidDel="00000000" w:rsidR="00000000" w:rsidRPr="00000000">
                  <w:rPr>
                    <w:rtl w:val="0"/>
                    <w:rPrChange w:author="Yogita Agrawal" w:id="19" w:date="2026-08-25T04:05:45Z">
                      <w:rPr/>
                    </w:rPrChange>
                  </w:rPr>
                  <w:t xml:space="preserve">received</w:t>
                </w:r>
              </w:ins>
            </w:sdtContent>
          </w:sdt>
          <w:ins w:author="Yogita Agrawal" w:id="18" w:date="2026-08-25T04:05:45Z">
            <w:r w:rsidDel="00000000" w:rsidR="00000000" w:rsidRPr="00000000">
              <w:rPr>
                <w:rtl w:val="0"/>
              </w:rPr>
              <w:t xml:space="preserve"> </w:t>
            </w:r>
          </w:ins>
        </w:sdtContent>
      </w:sdt>
      <w:r w:rsidDel="00000000" w:rsidR="00000000" w:rsidRPr="00000000">
        <w:rPr>
          <w:b w:val="1"/>
          <w:bCs w:val="1"/>
          <w:rtl w:val="0"/>
        </w:rPr>
        <w:t xml:space="preserve">damage</w:t>
      </w:r>
      <w:sdt>
        <w:sdtPr>
          <w:id w:val="1643139100"/>
          <w:tag w:val="goog_rdk_40"/>
        </w:sdtPr>
        <w:sdtContent>
          <w:ins w:author="Yogita Agrawal" w:id="20" w:date="2026-08-25T04:05:53Z">
            <w:r w:rsidDel="00000000" w:rsidR="00000000" w:rsidRPr="00000000">
              <w:rPr>
                <w:b w:val="1"/>
                <w:bCs w:val="1"/>
                <w:rtl w:val="0"/>
              </w:rPr>
              <w:t xml:space="preserve">s</w:t>
            </w:r>
          </w:ins>
        </w:sdtContent>
      </w:sdt>
      <w:r w:rsidDel="00000000" w:rsidR="00000000" w:rsidRPr="00000000">
        <w:rPr>
          <w:b w:val="1"/>
          <w:bCs w:val="1"/>
          <w:rtl w:val="0"/>
        </w:rPr>
        <w:t xml:space="preserve"> or manufacturing defects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6lmv0bbyni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Can you handle large wedding or corporate orders?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this is exactly what we specialise in.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worked with </w:t>
      </w:r>
      <w:sdt>
        <w:sdtPr>
          <w:id w:val="870699497"/>
          <w:tag w:val="goog_rdk_41"/>
        </w:sdtPr>
        <w:sdtContent>
          <w:ins w:author="Yogita Agrawal" w:id="21" w:date="2026-08-25T04:06:01Z">
            <w:r w:rsidDel="00000000" w:rsidR="00000000" w:rsidRPr="00000000">
              <w:rPr>
                <w:rtl w:val="0"/>
              </w:rPr>
              <w:t xml:space="preserve">wedding </w:t>
            </w:r>
          </w:ins>
        </w:sdtContent>
      </w:sdt>
      <w:r w:rsidDel="00000000" w:rsidR="00000000" w:rsidRPr="00000000">
        <w:rPr>
          <w:rtl w:val="0"/>
        </w:rPr>
        <w:t xml:space="preserve">planners, brands, and families to deliver seamless gifting experiences.</w:t>
        <w:br w:type="textWrapping"/>
        <w:t xml:space="preserve">Some of our past clients include </w:t>
      </w:r>
      <w:r w:rsidDel="00000000" w:rsidR="00000000" w:rsidRPr="00000000">
        <w:rPr>
          <w:b w:val="1"/>
          <w:bCs w:val="1"/>
          <w:rtl w:val="0"/>
        </w:rPr>
        <w:t xml:space="preserve">ICICI Bank, Rajshri Productions, Lodha Group</w:t>
      </w:r>
      <w:r w:rsidDel="00000000" w:rsidR="00000000" w:rsidRPr="00000000">
        <w:rPr>
          <w:rtl w:val="0"/>
        </w:rPr>
        <w:t xml:space="preserve">, and more.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dn35lw9o84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Do you offer design consultation?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do.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 think through the gift, </w:t>
      </w:r>
      <w:r w:rsidDel="00000000" w:rsidR="00000000" w:rsidRPr="00000000">
        <w:rPr>
          <w:b w:val="1"/>
          <w:bCs w:val="1"/>
          <w:rtl w:val="0"/>
        </w:rPr>
        <w:t xml:space="preserve">who it’s for, when it’ll be used, and how it should feel</w:t>
      </w:r>
      <w:r w:rsidDel="00000000" w:rsidR="00000000" w:rsidRPr="00000000">
        <w:rPr>
          <w:rtl w:val="0"/>
        </w:rPr>
        <w:t xml:space="preserve">, so the final set feels thoughtful and intentional.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krgo5kst5r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How do I get started?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share a few details with us: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Occasion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Budget range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take it from there and guide you through the best options.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r3iqiyvnsy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Can you create something completely new?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For larger quantities</w:t>
      </w:r>
      <w:sdt>
        <w:sdtPr>
          <w:id w:val="-1089079145"/>
          <w:tag w:val="goog_rdk_42"/>
        </w:sdtPr>
        <w:sdtContent>
          <w:ins w:author="Yogita Agrawal" w:id="22" w:date="2026-08-25T04:06:40Z">
            <w:r w:rsidDel="00000000" w:rsidR="00000000" w:rsidRPr="00000000">
              <w:rPr>
                <w:rtl w:val="0"/>
              </w:rPr>
              <w:t xml:space="preserve"> (200+ gifts) </w:t>
            </w:r>
          </w:ins>
        </w:sdtContent>
      </w:sdt>
      <w:r w:rsidDel="00000000" w:rsidR="00000000" w:rsidRPr="00000000">
        <w:rPr>
          <w:rtl w:val="0"/>
        </w:rPr>
        <w:t xml:space="preserve">, we can design something </w:t>
      </w:r>
      <w:r w:rsidDel="00000000" w:rsidR="00000000" w:rsidRPr="00000000">
        <w:rPr>
          <w:b w:val="1"/>
          <w:bCs w:val="1"/>
          <w:rtl w:val="0"/>
        </w:rPr>
        <w:t xml:space="preserve">entirely bespoke</w:t>
      </w:r>
      <w:r w:rsidDel="00000000" w:rsidR="00000000" w:rsidRPr="00000000">
        <w:rPr>
          <w:rtl w:val="0"/>
        </w:rPr>
        <w:t xml:space="preserve">, built around your story, event, or brand.</w:t>
      </w:r>
      <w:sdt>
        <w:sdtPr>
          <w:id w:val="-1243441482"/>
          <w:tag w:val="goog_rdk_43"/>
        </w:sdtPr>
        <w:sdtContent>
          <w:ins w:author="Yogita Agrawal" w:id="23" w:date="2026-08-25T04:07:07Z">
            <w:r w:rsidDel="00000000" w:rsidR="00000000" w:rsidRPr="00000000">
              <w:rPr>
                <w:rtl w:val="0"/>
              </w:rPr>
              <w:t xml:space="preserve"> We provide this as a Bespoke Gifting Service.</w:t>
            </w:r>
          </w:ins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0agusyukxn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is your payment policy?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require </w:t>
      </w:r>
      <w:r w:rsidDel="00000000" w:rsidR="00000000" w:rsidRPr="00000000">
        <w:rPr>
          <w:b w:val="1"/>
          <w:bCs w:val="1"/>
          <w:rtl w:val="0"/>
        </w:rPr>
        <w:t xml:space="preserve">100% advance </w:t>
      </w:r>
      <w:sdt>
        <w:sdtPr>
          <w:id w:val="-1613421193"/>
          <w:tag w:val="goog_rdk_44"/>
        </w:sdtPr>
        <w:sdtContent>
          <w:ins w:author="Yogita Agrawal" w:id="24" w:date="2026-08-25T04:07:56Z">
            <w:r w:rsidDel="00000000" w:rsidR="00000000" w:rsidRPr="00000000">
              <w:rPr>
                <w:b w:val="1"/>
                <w:bCs w:val="1"/>
                <w:rtl w:val="0"/>
              </w:rPr>
              <w:t xml:space="preserve">to confirm your order. </w:t>
            </w:r>
          </w:ins>
        </w:sdtContent>
      </w:sdt>
      <w:sdt>
        <w:sdtPr>
          <w:id w:val="-653913794"/>
          <w:tag w:val="goog_rdk_45"/>
        </w:sdtPr>
        <w:sdtContent>
          <w:del w:author="Yogita Agrawal" w:id="24" w:date="2026-08-25T04:07:56Z">
            <w:r w:rsidDel="00000000" w:rsidR="00000000" w:rsidRPr="00000000">
              <w:rPr>
                <w:b w:val="1"/>
                <w:bCs w:val="1"/>
                <w:rtl w:val="0"/>
              </w:rPr>
              <w:delText xml:space="preserve">before dispatch</w:delText>
            </w:r>
            <w:r w:rsidDel="00000000" w:rsidR="00000000" w:rsidRPr="00000000">
              <w:rPr>
                <w:rtl w:val="0"/>
              </w:rPr>
              <w:delText xml:space="preserve">.</w:delText>
              <w:br w:type="textWrapping"/>
            </w:r>
          </w:del>
        </w:sdtContent>
      </w:sdt>
      <w:r w:rsidDel="00000000" w:rsidR="00000000" w:rsidRPr="00000000">
        <w:rPr>
          <w:rtl w:val="0"/>
        </w:rPr>
        <w:t xml:space="preserve">For longer timelines, we can split payments into instalments, as long as everything is cleared before delivery.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gg2crtw0ut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Can you add edibles to the gift boxes?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can help with packaging and fulfilment.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few things to keep in mind: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Edibles must be </w:t>
      </w:r>
      <w:r w:rsidDel="00000000" w:rsidR="00000000" w:rsidRPr="00000000">
        <w:rPr>
          <w:b w:val="1"/>
          <w:bCs w:val="1"/>
          <w:rtl w:val="0"/>
        </w:rPr>
        <w:t xml:space="preserve">individually packed</w:t>
      </w:r>
      <w:r w:rsidDel="00000000" w:rsidR="00000000" w:rsidRPr="00000000">
        <w:rPr>
          <w:rtl w:val="0"/>
        </w:rPr>
        <w:t xml:space="preserve"> for hygiene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They should be </w:t>
      </w:r>
      <w:r w:rsidDel="00000000" w:rsidR="00000000" w:rsidRPr="00000000">
        <w:rPr>
          <w:b w:val="1"/>
          <w:bCs w:val="1"/>
          <w:rtl w:val="0"/>
        </w:rPr>
        <w:t xml:space="preserve">heat-resistant and non-perishable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Since our packaging is foam-based, heat can build up inside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notes: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Packaging &amp; fulfilment: ₹5,000 (depending on complexity)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You’ll need to coordinate with the food vendor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 can assist with coordination at an additional cost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5w65ba7k3c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Do you charge extra for shipping?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Multiple delivery locations are charged at actuals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Single bulk deliveries may or may not be charged (based on location)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Express shipping is always chargeable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International shipping is charged at actuals (no discounts)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te4u3jre9w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What kind of gifts do you make?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</w:t>
      </w:r>
      <w:r w:rsidDel="00000000" w:rsidR="00000000" w:rsidRPr="00000000">
        <w:rPr>
          <w:b w:val="1"/>
          <w:bCs w:val="1"/>
          <w:rtl w:val="0"/>
        </w:rPr>
        <w:t xml:space="preserve">table settings in ceramic</w:t>
      </w:r>
      <w:r w:rsidDel="00000000" w:rsidR="00000000" w:rsidRPr="00000000">
        <w:rPr>
          <w:rtl w:val="0"/>
        </w:rPr>
        <w:t xml:space="preserve">, thoughtfully created for special occasions and meaningful moments.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range includes: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Sets for </w:t>
      </w:r>
      <w:r w:rsidDel="00000000" w:rsidR="00000000" w:rsidRPr="00000000">
        <w:rPr>
          <w:b w:val="1"/>
          <w:bCs w:val="1"/>
          <w:rtl w:val="0"/>
        </w:rPr>
        <w:t xml:space="preserve">serving sweets and desserts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Cups and mugs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Dinner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Appetiser and breakfast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made in </w:t>
      </w:r>
      <w:r w:rsidDel="00000000" w:rsidR="00000000" w:rsidRPr="00000000">
        <w:rPr>
          <w:b w:val="1"/>
          <w:bCs w:val="1"/>
          <w:rtl w:val="0"/>
        </w:rPr>
        <w:t xml:space="preserve">stoneware ceramic</w:t>
      </w:r>
      <w:r w:rsidDel="00000000" w:rsidR="00000000" w:rsidRPr="00000000">
        <w:rPr>
          <w:rtl w:val="0"/>
        </w:rPr>
        <w:t xml:space="preserve">, so it’s not just beautiful but also durable and made for everyday use.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gohlvasnw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Are your ceramic products food-safe, and how should they be cared for?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all our stoneware ceramic pieces are </w:t>
      </w:r>
      <w:r w:rsidDel="00000000" w:rsidR="00000000" w:rsidRPr="00000000">
        <w:rPr>
          <w:b w:val="1"/>
          <w:bCs w:val="1"/>
          <w:rtl w:val="0"/>
        </w:rPr>
        <w:t xml:space="preserve">food-safe</w:t>
      </w:r>
      <w:r w:rsidDel="00000000" w:rsidR="00000000" w:rsidRPr="00000000">
        <w:rPr>
          <w:rtl w:val="0"/>
        </w:rPr>
        <w:t xml:space="preserve"> and made for everyday use, not just display.</w:t>
      </w:r>
    </w:p>
    <w:p w:rsidR="00000000" w:rsidDel="00000000" w:rsidP="00000000" w:rsidRDefault="00000000" w:rsidRPr="00000000" w14:paraId="00000087">
      <w:pPr>
        <w:spacing w:before="240" w:lineRule="auto"/>
        <w:rPr/>
      </w:pPr>
      <w:r w:rsidDel="00000000" w:rsidR="00000000" w:rsidRPr="00000000">
        <w:rPr>
          <w:rtl w:val="0"/>
        </w:rPr>
        <w:t xml:space="preserve">A few care tips we usually share with recipients:</w:t>
      </w:r>
    </w:p>
    <w:p w:rsidR="00000000" w:rsidDel="00000000" w:rsidP="00000000" w:rsidRDefault="00000000" w:rsidRPr="00000000" w14:paraId="00000088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Dishwasher-safe, but </w:t>
      </w:r>
      <w:r w:rsidDel="00000000" w:rsidR="00000000" w:rsidRPr="00000000">
        <w:rPr>
          <w:b w:val="1"/>
          <w:bCs w:val="1"/>
          <w:rtl w:val="0"/>
        </w:rPr>
        <w:t xml:space="preserve">hand washing</w:t>
      </w:r>
      <w:r w:rsidDel="00000000" w:rsidR="00000000" w:rsidRPr="00000000">
        <w:rPr>
          <w:rtl w:val="0"/>
        </w:rPr>
        <w:t xml:space="preserve"> is recommended to preserve the glaze and finish</w:t>
      </w:r>
    </w:p>
    <w:p w:rsidR="00000000" w:rsidDel="00000000" w:rsidP="00000000" w:rsidRDefault="00000000" w:rsidRPr="00000000" w14:paraId="0000008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Microwave-safe for reheating, though we'd avoid prolonged high-heat use</w:t>
      </w:r>
    </w:p>
    <w:p w:rsidR="00000000" w:rsidDel="00000000" w:rsidP="00000000" w:rsidRDefault="00000000" w:rsidRPr="00000000" w14:paraId="0000008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Avoid sudden temperature changes (e.g., going straight from freezer to oven), as this can cause cracking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z7gq2rh09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Can I visit your studio or showroom in Mumbai before placing a bulk order?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we'd love to have you over! Visiting lets you see and feel the </w:t>
      </w:r>
      <w:r w:rsidDel="00000000" w:rsidR="00000000" w:rsidRPr="00000000">
        <w:rPr>
          <w:b w:val="1"/>
          <w:bCs w:val="1"/>
          <w:rtl w:val="0"/>
        </w:rPr>
        <w:t xml:space="preserve">finish, colours, and packaging</w:t>
      </w:r>
      <w:r w:rsidDel="00000000" w:rsidR="00000000" w:rsidRPr="00000000">
        <w:rPr>
          <w:rtl w:val="0"/>
        </w:rPr>
        <w:t xml:space="preserve"> in person before committing to a bulk order.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visits are by appointment, do </w:t>
      </w:r>
      <w:r w:rsidDel="00000000" w:rsidR="00000000" w:rsidRPr="00000000">
        <w:rPr>
          <w:b w:val="1"/>
          <w:bCs w:val="1"/>
          <w:rtl w:val="0"/>
        </w:rPr>
        <w:t xml:space="preserve">write to us in advance</w:t>
      </w:r>
      <w:r w:rsidDel="00000000" w:rsidR="00000000" w:rsidRPr="00000000">
        <w:rPr>
          <w:rtl w:val="0"/>
        </w:rPr>
        <w:t xml:space="preserve"> to book a slot, especially during the festive season when our calendar fills up quickly.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qgew3u7bsy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Do you provide GST invoices for corporate orders?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issue </w:t>
      </w:r>
      <w:r w:rsidDel="00000000" w:rsidR="00000000" w:rsidRPr="00000000">
        <w:rPr>
          <w:b w:val="1"/>
          <w:bCs w:val="1"/>
          <w:rtl w:val="0"/>
        </w:rPr>
        <w:t xml:space="preserve">GST-compliant invoices</w:t>
      </w:r>
      <w:r w:rsidDel="00000000" w:rsidR="00000000" w:rsidRPr="00000000">
        <w:rPr>
          <w:rtl w:val="0"/>
        </w:rPr>
        <w:t xml:space="preserve"> for all corporate and bulk orders.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share your company's </w:t>
      </w:r>
      <w:r w:rsidDel="00000000" w:rsidR="00000000" w:rsidRPr="00000000">
        <w:rPr>
          <w:b w:val="1"/>
          <w:bCs w:val="1"/>
          <w:rtl w:val="0"/>
        </w:rPr>
        <w:t xml:space="preserve">GSTIN and billing details</w:t>
      </w:r>
      <w:r w:rsidDel="00000000" w:rsidR="00000000" w:rsidRPr="00000000">
        <w:rPr>
          <w:rtl w:val="0"/>
        </w:rPr>
        <w:t xml:space="preserve"> at the time of order confirmation, and we'll take care of the rest.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wgsvvka9vx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Can you accommodate rush or urgent orders?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always try our best! Rush orders depend on </w:t>
      </w:r>
      <w:r w:rsidDel="00000000" w:rsidR="00000000" w:rsidRPr="00000000">
        <w:rPr>
          <w:b w:val="1"/>
          <w:bCs w:val="1"/>
          <w:rtl w:val="0"/>
        </w:rPr>
        <w:t xml:space="preserve">current production load, quantity, and level of customization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(non-customized) bulk orders have more flexibility, while custom orders need more lead time since each piece is made and finished by hand. If you're working with a tight deadline, </w:t>
      </w:r>
      <w:r w:rsidDel="00000000" w:rsidR="00000000" w:rsidRPr="00000000">
        <w:rPr>
          <w:b w:val="1"/>
          <w:bCs w:val="1"/>
          <w:rtl w:val="0"/>
        </w:rPr>
        <w:t xml:space="preserve">flag it to us upfront</w:t>
      </w:r>
      <w:r w:rsidDel="00000000" w:rsidR="00000000" w:rsidRPr="00000000">
        <w:rPr>
          <w:rtl w:val="0"/>
        </w:rPr>
        <w:t xml:space="preserve"> and we'll let you know honestly what's possible, sometimes with an expedite fee.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ndkht5pa7c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Is there a cutoff date for festive season orders like Diwali?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The festive season is our busiest time, so we strongly recommend placing </w:t>
      </w:r>
      <w:r w:rsidDel="00000000" w:rsidR="00000000" w:rsidRPr="00000000">
        <w:rPr>
          <w:b w:val="1"/>
          <w:bCs w:val="1"/>
          <w:rtl w:val="0"/>
        </w:rPr>
        <w:t xml:space="preserve">bulk and customized orders at least 4-6 weeks in advance</w:t>
      </w:r>
      <w:r w:rsidDel="00000000" w:rsidR="00000000" w:rsidRPr="00000000">
        <w:rPr>
          <w:rtl w:val="0"/>
        </w:rPr>
        <w:t xml:space="preserve"> of Diwali, Ganpati, or New Year to guarantee delivery.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announce exact cutoff dates closer to each festive season, do reach out to us to confirm current availability.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ysejtnym2r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Do you ship internationally, and what should I know?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ship internationally on request.</w:t>
      </w:r>
    </w:p>
    <w:p w:rsidR="00000000" w:rsidDel="00000000" w:rsidP="00000000" w:rsidRDefault="00000000" w:rsidRPr="00000000" w14:paraId="00000099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Charged </w:t>
      </w:r>
      <w:r w:rsidDel="00000000" w:rsidR="00000000" w:rsidRPr="00000000">
        <w:rPr>
          <w:b w:val="1"/>
          <w:bCs w:val="1"/>
          <w:rtl w:val="0"/>
        </w:rPr>
        <w:t xml:space="preserve">at actuals</w:t>
      </w:r>
      <w:r w:rsidDel="00000000" w:rsidR="00000000" w:rsidRPr="00000000">
        <w:rPr>
          <w:rtl w:val="0"/>
        </w:rPr>
        <w:t xml:space="preserve"> based on destination, weight, and volume</w:t>
      </w:r>
    </w:p>
    <w:p w:rsidR="00000000" w:rsidDel="00000000" w:rsidP="00000000" w:rsidRDefault="00000000" w:rsidRPr="00000000" w14:paraId="0000009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Timelines are longer than domestic shipping and depend on the destination country</w:t>
      </w:r>
    </w:p>
    <w:p w:rsidR="00000000" w:rsidDel="00000000" w:rsidP="00000000" w:rsidRDefault="00000000" w:rsidRPr="00000000" w14:paraId="0000009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Customs duties, if any, are borne by the recipient/importer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awvnp39aka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Can I mix and match products from different collections in one order?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this is something we do often, especially for </w:t>
      </w:r>
      <w:r w:rsidDel="00000000" w:rsidR="00000000" w:rsidRPr="00000000">
        <w:rPr>
          <w:b w:val="1"/>
          <w:bCs w:val="1"/>
          <w:rtl w:val="0"/>
        </w:rPr>
        <w:t xml:space="preserve">Custom Gifting Box Service</w:t>
      </w:r>
      <w:r w:rsidDel="00000000" w:rsidR="00000000" w:rsidRPr="00000000">
        <w:rPr>
          <w:rtl w:val="0"/>
        </w:rPr>
        <w:t xml:space="preserve"> orders.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help curate a set with pieces from across our collections so it fits your budget, occasion, and aesthetic. Just share what you have in mind and we'll guide the selection.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7sin22lkij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Do you offer discounts for repeat or recurring bulk clients?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we value long-term partnerships and are happy to work out </w:t>
      </w:r>
      <w:r w:rsidDel="00000000" w:rsidR="00000000" w:rsidRPr="00000000">
        <w:rPr>
          <w:b w:val="1"/>
          <w:bCs w:val="1"/>
          <w:rtl w:val="0"/>
        </w:rPr>
        <w:t xml:space="preserve">preferential pricing</w:t>
      </w:r>
      <w:r w:rsidDel="00000000" w:rsidR="00000000" w:rsidRPr="00000000">
        <w:rPr>
          <w:rtl w:val="0"/>
        </w:rPr>
        <w:t xml:space="preserve"> for clients who order with us regularly, such as for quarterly corporate gifting or recurring wedding/event work.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know if you're planning recurring orders, and we'll structure a plan that works for both sides.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Yogita’s Notes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we should clearly answer all the questions based on the 3 Different Kind of Gifting Services that we offer.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this table: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ogita Agrawal" w:id="0" w:date="2026-08-25T03:57:36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is a very product specific question - It could mean - can we customise the colors of our products? Can we customise the size of our products? Can we custom make a product in the design that they provide? Can we custom design a product from scratch for them? Can we curate a gift box with products of their choice?</w:t>
      </w:r>
    </w:p>
  </w:comment>
  <w:comment w:author="Yogita Agrawal" w:id="1" w:date="2026-08-25T03:58:35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they customise the box with their logo? Can they Add a personal note to each gift? Can they customise the box in their brand color and with their branding?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B" w15:done="0"/>
  <w15:commentEx w15:paraId="000000AC" w15:paraIdParent="000000A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sTwEGHakctZ+8RvlUBteRc/10w==">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